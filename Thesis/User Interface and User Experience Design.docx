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621662" w14:textId="77777777" w:rsidR="003B4C51" w:rsidRPr="003E002B" w:rsidRDefault="004C40CE">
      <w:pPr>
        <w:rPr>
          <w:rFonts w:ascii="Times New Roman" w:hAnsi="Times New Roman" w:cs="Times New Roman"/>
          <w:sz w:val="32"/>
          <w:szCs w:val="32"/>
        </w:rPr>
      </w:pPr>
      <w:r w:rsidRPr="003E002B">
        <w:rPr>
          <w:rFonts w:ascii="Times New Roman" w:hAnsi="Times New Roman" w:cs="Times New Roman"/>
          <w:sz w:val="32"/>
          <w:szCs w:val="32"/>
        </w:rPr>
        <w:t>The Uber Lite has two client-side applications, one is for the r</w:t>
      </w:r>
      <w:r w:rsidR="00DF1570" w:rsidRPr="003E002B">
        <w:rPr>
          <w:rFonts w:ascii="Times New Roman" w:hAnsi="Times New Roman" w:cs="Times New Roman"/>
          <w:sz w:val="32"/>
          <w:szCs w:val="32"/>
        </w:rPr>
        <w:t>ider and one is for the driver.</w:t>
      </w:r>
    </w:p>
    <w:p w14:paraId="30784354" w14:textId="77777777" w:rsidR="003B4C51" w:rsidRPr="003E002B" w:rsidRDefault="00DF1570">
      <w:pPr>
        <w:rPr>
          <w:rFonts w:ascii="Times New Roman" w:hAnsi="Times New Roman" w:cs="Times New Roman"/>
          <w:sz w:val="32"/>
          <w:szCs w:val="32"/>
        </w:rPr>
      </w:pPr>
      <w:r w:rsidRPr="003E002B">
        <w:rPr>
          <w:rFonts w:ascii="Times New Roman" w:hAnsi="Times New Roman" w:cs="Times New Roman" w:hint="eastAsia"/>
          <w:sz w:val="32"/>
          <w:szCs w:val="32"/>
        </w:rPr>
        <w:t xml:space="preserve"> </w:t>
      </w:r>
    </w:p>
    <w:p w14:paraId="517CD6FF" w14:textId="58FF4331" w:rsidR="00B038F9" w:rsidRDefault="00DF1570">
      <w:pPr>
        <w:rPr>
          <w:rFonts w:ascii="Times New Roman" w:hAnsi="Times New Roman" w:cs="Times New Roman"/>
          <w:sz w:val="32"/>
          <w:szCs w:val="32"/>
        </w:rPr>
      </w:pPr>
      <w:r w:rsidRPr="003E002B">
        <w:rPr>
          <w:rFonts w:ascii="Times New Roman" w:hAnsi="Times New Roman" w:cs="Times New Roman"/>
          <w:sz w:val="32"/>
          <w:szCs w:val="32"/>
        </w:rPr>
        <w:t xml:space="preserve">The functionalities in these two applications are different, but they have a lot of commonness. They both have the login part and </w:t>
      </w:r>
      <w:bookmarkStart w:id="0" w:name="OLE_LINK9"/>
      <w:bookmarkStart w:id="1" w:name="OLE_LINK10"/>
      <w:r w:rsidRPr="003E002B">
        <w:rPr>
          <w:rFonts w:ascii="Times New Roman" w:hAnsi="Times New Roman" w:cs="Times New Roman"/>
          <w:sz w:val="32"/>
          <w:szCs w:val="32"/>
        </w:rPr>
        <w:t xml:space="preserve">registration </w:t>
      </w:r>
      <w:bookmarkEnd w:id="0"/>
      <w:bookmarkEnd w:id="1"/>
      <w:r w:rsidRPr="003E002B">
        <w:rPr>
          <w:rFonts w:ascii="Times New Roman" w:hAnsi="Times New Roman" w:cs="Times New Roman"/>
          <w:sz w:val="32"/>
          <w:szCs w:val="32"/>
        </w:rPr>
        <w:t>part</w:t>
      </w:r>
      <w:r w:rsidR="00C31793" w:rsidRPr="003E002B">
        <w:rPr>
          <w:rFonts w:ascii="Times New Roman" w:hAnsi="Times New Roman" w:cs="Times New Roman"/>
          <w:sz w:val="32"/>
          <w:szCs w:val="32"/>
        </w:rPr>
        <w:t xml:space="preserve">. Though the information a user need to fill to register a rider account are not </w:t>
      </w:r>
      <w:proofErr w:type="gramStart"/>
      <w:r w:rsidR="00C31793" w:rsidRPr="003E002B">
        <w:rPr>
          <w:rFonts w:ascii="Times New Roman" w:hAnsi="Times New Roman" w:cs="Times New Roman"/>
          <w:sz w:val="32"/>
          <w:szCs w:val="32"/>
        </w:rPr>
        <w:t>exactly the same</w:t>
      </w:r>
      <w:proofErr w:type="gramEnd"/>
      <w:r w:rsidR="00C31793" w:rsidRPr="003E002B">
        <w:rPr>
          <w:rFonts w:ascii="Times New Roman" w:hAnsi="Times New Roman" w:cs="Times New Roman"/>
          <w:sz w:val="32"/>
          <w:szCs w:val="32"/>
        </w:rPr>
        <w:t xml:space="preserve"> as to register a driver account, they are quite similar. After login, both these applications will display a map and all </w:t>
      </w:r>
      <w:r w:rsidR="003B4C51" w:rsidRPr="003E002B">
        <w:rPr>
          <w:rFonts w:ascii="Times New Roman" w:hAnsi="Times New Roman" w:cs="Times New Roman"/>
          <w:sz w:val="32"/>
          <w:szCs w:val="32"/>
        </w:rPr>
        <w:t>operations are based on the map. Because of many commonness these two applications may share in their user interface, we decide to make</w:t>
      </w:r>
      <w:r w:rsidR="003B4C51" w:rsidRPr="003E002B">
        <w:rPr>
          <w:rFonts w:ascii="Times New Roman" w:hAnsi="Times New Roman" w:cs="Times New Roman" w:hint="eastAsia"/>
          <w:sz w:val="32"/>
          <w:szCs w:val="32"/>
        </w:rPr>
        <w:t xml:space="preserve"> the</w:t>
      </w:r>
      <w:r w:rsidR="003B4C51" w:rsidRPr="003E002B">
        <w:rPr>
          <w:rFonts w:ascii="Times New Roman" w:hAnsi="Times New Roman" w:cs="Times New Roman"/>
          <w:sz w:val="32"/>
          <w:szCs w:val="32"/>
        </w:rPr>
        <w:t xml:space="preserve"> style of</w:t>
      </w:r>
      <w:r w:rsidR="003B4C51" w:rsidRPr="003E002B">
        <w:rPr>
          <w:rFonts w:ascii="Times New Roman" w:hAnsi="Times New Roman" w:cs="Times New Roman" w:hint="eastAsia"/>
          <w:sz w:val="32"/>
          <w:szCs w:val="32"/>
        </w:rPr>
        <w:t xml:space="preserve"> </w:t>
      </w:r>
      <w:r w:rsidR="003B4C51" w:rsidRPr="003E002B">
        <w:rPr>
          <w:rFonts w:ascii="Times New Roman" w:hAnsi="Times New Roman" w:cs="Times New Roman"/>
          <w:sz w:val="32"/>
          <w:szCs w:val="32"/>
        </w:rPr>
        <w:t>user interface to be consiste</w:t>
      </w:r>
      <w:r w:rsidR="00B038F9">
        <w:rPr>
          <w:rFonts w:ascii="Times New Roman" w:hAnsi="Times New Roman" w:cs="Times New Roman"/>
          <w:sz w:val="32"/>
          <w:szCs w:val="32"/>
        </w:rPr>
        <w:t>nt</w:t>
      </w:r>
      <w:r w:rsidR="003B4C51" w:rsidRPr="003E002B">
        <w:rPr>
          <w:rFonts w:ascii="Times New Roman" w:hAnsi="Times New Roman" w:cs="Times New Roman"/>
          <w:sz w:val="32"/>
          <w:szCs w:val="32"/>
        </w:rPr>
        <w:t xml:space="preserve"> between two. It’</w:t>
      </w:r>
      <w:r w:rsidR="003C3180" w:rsidRPr="003E002B">
        <w:rPr>
          <w:rFonts w:ascii="Times New Roman" w:hAnsi="Times New Roman" w:cs="Times New Roman"/>
          <w:sz w:val="32"/>
          <w:szCs w:val="32"/>
        </w:rPr>
        <w:t xml:space="preserve">s also easier </w:t>
      </w:r>
      <w:r w:rsidR="003B4C51" w:rsidRPr="003E002B">
        <w:rPr>
          <w:rFonts w:ascii="Times New Roman" w:hAnsi="Times New Roman" w:cs="Times New Roman"/>
          <w:sz w:val="32"/>
          <w:szCs w:val="32"/>
        </w:rPr>
        <w:t>to implement and maintain</w:t>
      </w:r>
      <w:r w:rsidR="00B038F9">
        <w:rPr>
          <w:rFonts w:ascii="Times New Roman" w:hAnsi="Times New Roman" w:cs="Times New Roman"/>
          <w:sz w:val="32"/>
          <w:szCs w:val="32"/>
        </w:rPr>
        <w:t>.</w:t>
      </w:r>
    </w:p>
    <w:p w14:paraId="0FA720E3" w14:textId="43D19FAC" w:rsidR="00C31793" w:rsidRPr="003E002B" w:rsidRDefault="00C31793">
      <w:pPr>
        <w:rPr>
          <w:rFonts w:ascii="Times New Roman" w:hAnsi="Times New Roman" w:cs="Times New Roman"/>
          <w:sz w:val="32"/>
          <w:szCs w:val="32"/>
        </w:rPr>
      </w:pPr>
    </w:p>
    <w:p w14:paraId="06FE7C8C" w14:textId="2F3802F7" w:rsidR="002531B6" w:rsidRDefault="003C3180">
      <w:pPr>
        <w:rPr>
          <w:ins w:id="2" w:author="Mao Zheng" w:date="2017-03-06T08:15:00Z"/>
          <w:rFonts w:ascii="Times New Roman" w:hAnsi="Times New Roman" w:cs="Times New Roman"/>
          <w:sz w:val="32"/>
          <w:szCs w:val="32"/>
        </w:rPr>
      </w:pPr>
      <w:r w:rsidRPr="003E002B">
        <w:rPr>
          <w:rFonts w:ascii="Times New Roman" w:hAnsi="Times New Roman" w:cs="Times New Roman" w:hint="eastAsia"/>
          <w:sz w:val="32"/>
          <w:szCs w:val="32"/>
        </w:rPr>
        <w:t>The</w:t>
      </w:r>
      <w:r w:rsidRPr="003E002B">
        <w:rPr>
          <w:rFonts w:ascii="Times New Roman" w:hAnsi="Times New Roman" w:cs="Times New Roman"/>
          <w:sz w:val="32"/>
          <w:szCs w:val="32"/>
        </w:rPr>
        <w:t xml:space="preserve"> rider application and driver application uses a design language called Material Design. It is a </w:t>
      </w:r>
      <w:r w:rsidR="00646D85">
        <w:rPr>
          <w:rFonts w:ascii="Times New Roman" w:hAnsi="Times New Roman" w:cs="Times New Roman"/>
          <w:sz w:val="32"/>
          <w:szCs w:val="32"/>
        </w:rPr>
        <w:t xml:space="preserve">UI </w:t>
      </w:r>
      <w:r w:rsidRPr="003E002B">
        <w:rPr>
          <w:rFonts w:ascii="Times New Roman" w:hAnsi="Times New Roman" w:cs="Times New Roman"/>
          <w:sz w:val="32"/>
          <w:szCs w:val="32"/>
        </w:rPr>
        <w:t>design language developed by Google</w:t>
      </w:r>
      <w:r w:rsidR="00646D85">
        <w:rPr>
          <w:rFonts w:ascii="Times New Roman" w:hAnsi="Times New Roman" w:cs="Times New Roman"/>
          <w:sz w:val="32"/>
          <w:szCs w:val="32"/>
        </w:rPr>
        <w:t>.</w:t>
      </w:r>
      <w:r w:rsidR="006A6642" w:rsidRPr="003E002B">
        <w:rPr>
          <w:rFonts w:ascii="Times New Roman" w:hAnsi="Times New Roman" w:cs="Times New Roman"/>
          <w:sz w:val="32"/>
          <w:szCs w:val="32"/>
        </w:rPr>
        <w:t xml:space="preserve"> </w:t>
      </w:r>
      <w:r w:rsidR="00646D85">
        <w:rPr>
          <w:rFonts w:ascii="Times New Roman" w:hAnsi="Times New Roman" w:cs="Times New Roman"/>
          <w:sz w:val="32"/>
          <w:szCs w:val="32"/>
        </w:rPr>
        <w:t>T</w:t>
      </w:r>
      <w:r w:rsidR="006A6642" w:rsidRPr="003E002B">
        <w:rPr>
          <w:rFonts w:ascii="Times New Roman" w:hAnsi="Times New Roman" w:cs="Times New Roman"/>
          <w:sz w:val="32"/>
          <w:szCs w:val="32"/>
        </w:rPr>
        <w:t xml:space="preserve">he Android system and many applications especially mobile application are using Material Design currently. </w:t>
      </w:r>
      <w:r w:rsidR="00367B74" w:rsidRPr="003E002B">
        <w:rPr>
          <w:rFonts w:ascii="Times New Roman" w:hAnsi="Times New Roman" w:cs="Times New Roman"/>
          <w:sz w:val="32"/>
          <w:szCs w:val="32"/>
        </w:rPr>
        <w:t>The wide use</w:t>
      </w:r>
      <w:r w:rsidR="00834685" w:rsidRPr="003E002B">
        <w:rPr>
          <w:rFonts w:ascii="Times New Roman" w:hAnsi="Times New Roman" w:cs="Times New Roman"/>
          <w:sz w:val="32"/>
          <w:szCs w:val="32"/>
        </w:rPr>
        <w:t xml:space="preserve"> of </w:t>
      </w:r>
    </w:p>
    <w:p w14:paraId="5B03A137" w14:textId="77777777" w:rsidR="002531B6" w:rsidRDefault="002531B6">
      <w:pPr>
        <w:rPr>
          <w:ins w:id="3" w:author="Mao Zheng" w:date="2017-03-06T08:15:00Z"/>
          <w:rFonts w:ascii="Times New Roman" w:hAnsi="Times New Roman" w:cs="Times New Roman"/>
          <w:sz w:val="32"/>
          <w:szCs w:val="32"/>
        </w:rPr>
      </w:pPr>
    </w:p>
    <w:p w14:paraId="7B6C7DD9" w14:textId="6BFCC44D" w:rsidR="00C31793" w:rsidRDefault="00367B74">
      <w:pPr>
        <w:rPr>
          <w:ins w:id="4" w:author="Mao Zheng" w:date="2017-03-06T08:15:00Z"/>
          <w:rFonts w:ascii="Times New Roman" w:hAnsi="Times New Roman" w:cs="Times New Roman"/>
          <w:sz w:val="32"/>
          <w:szCs w:val="32"/>
          <w:u w:val="single"/>
        </w:rPr>
      </w:pPr>
      <w:r w:rsidRPr="002531B6">
        <w:rPr>
          <w:rFonts w:ascii="Times New Roman" w:hAnsi="Times New Roman" w:cs="Times New Roman"/>
          <w:sz w:val="32"/>
          <w:szCs w:val="32"/>
          <w:u w:val="single"/>
          <w:rPrChange w:id="5" w:author="Mao Zheng" w:date="2017-03-06T08:15:00Z">
            <w:rPr>
              <w:rFonts w:ascii="Times New Roman" w:hAnsi="Times New Roman" w:cs="Times New Roman"/>
              <w:sz w:val="32"/>
              <w:szCs w:val="32"/>
            </w:rPr>
          </w:rPrChange>
        </w:rPr>
        <w:t>Material Design proved the excellence of it. Besides, following this design language to design the rider and driver application would decline the probability of making user feels uncomfortable when using them, because they have already used to it.</w:t>
      </w:r>
      <w:ins w:id="6" w:author="Mao Zheng" w:date="2017-03-06T08:15:00Z">
        <w:r w:rsidR="002531B6">
          <w:rPr>
            <w:rFonts w:ascii="Times New Roman" w:hAnsi="Times New Roman" w:cs="Times New Roman"/>
            <w:sz w:val="32"/>
            <w:szCs w:val="32"/>
            <w:u w:val="single"/>
          </w:rPr>
          <w:t xml:space="preserve">?? Your own sentences </w:t>
        </w:r>
        <w:proofErr w:type="gramStart"/>
        <w:r w:rsidR="002531B6">
          <w:rPr>
            <w:rFonts w:ascii="Times New Roman" w:hAnsi="Times New Roman" w:cs="Times New Roman"/>
            <w:sz w:val="32"/>
            <w:szCs w:val="32"/>
            <w:u w:val="single"/>
          </w:rPr>
          <w:t>or ??</w:t>
        </w:r>
        <w:proofErr w:type="gramEnd"/>
      </w:ins>
    </w:p>
    <w:p w14:paraId="76F71FE7" w14:textId="77777777" w:rsidR="002531B6" w:rsidRPr="003E002B" w:rsidRDefault="002531B6">
      <w:pPr>
        <w:rPr>
          <w:rFonts w:ascii="Times New Roman" w:hAnsi="Times New Roman" w:cs="Times New Roman"/>
          <w:sz w:val="32"/>
          <w:szCs w:val="32"/>
        </w:rPr>
      </w:pPr>
    </w:p>
    <w:p w14:paraId="6DB7B094" w14:textId="102D065E" w:rsidR="00EA580F" w:rsidRDefault="003257A5">
      <w:pPr>
        <w:rPr>
          <w:rFonts w:ascii="Times New Roman" w:hAnsi="Times New Roman" w:cs="Times New Roman"/>
          <w:sz w:val="32"/>
          <w:szCs w:val="32"/>
        </w:rPr>
      </w:pPr>
      <w:r w:rsidRPr="003E002B">
        <w:rPr>
          <w:rFonts w:ascii="Times New Roman" w:hAnsi="Times New Roman" w:cs="Times New Roman"/>
          <w:sz w:val="32"/>
          <w:szCs w:val="32"/>
        </w:rPr>
        <w:t xml:space="preserve">It would take a lot of time developing our own UI components which </w:t>
      </w:r>
      <w:r w:rsidR="00AD065D" w:rsidRPr="003E002B">
        <w:rPr>
          <w:rFonts w:ascii="Times New Roman" w:hAnsi="Times New Roman" w:cs="Times New Roman"/>
          <w:sz w:val="32"/>
          <w:szCs w:val="32"/>
        </w:rPr>
        <w:t>implement</w:t>
      </w:r>
      <w:r w:rsidRPr="003E002B">
        <w:rPr>
          <w:rFonts w:ascii="Times New Roman" w:hAnsi="Times New Roman" w:cs="Times New Roman"/>
          <w:sz w:val="32"/>
          <w:szCs w:val="32"/>
        </w:rPr>
        <w:t xml:space="preserve"> Material Design. Therefore, two </w:t>
      </w:r>
      <w:r w:rsidR="00AD065D" w:rsidRPr="003E002B">
        <w:rPr>
          <w:rFonts w:ascii="Times New Roman" w:hAnsi="Times New Roman" w:cs="Times New Roman"/>
          <w:sz w:val="32"/>
          <w:szCs w:val="32"/>
        </w:rPr>
        <w:t>React Native components packages are included in the applications</w:t>
      </w:r>
      <w:ins w:id="7" w:author="yifan gu" w:date="2017-03-09T19:35:00Z">
        <w:r w:rsidR="00772896">
          <w:rPr>
            <w:rFonts w:ascii="Times New Roman" w:hAnsi="Times New Roman" w:cs="Times New Roman"/>
            <w:sz w:val="32"/>
            <w:szCs w:val="32"/>
          </w:rPr>
          <w:t xml:space="preserve"> -- </w:t>
        </w:r>
      </w:ins>
      <w:ins w:id="8" w:author="yifan gu" w:date="2017-03-09T19:36:00Z">
        <w:r w:rsidR="00772896" w:rsidRPr="00772896">
          <w:rPr>
            <w:rFonts w:ascii="Times New Roman" w:hAnsi="Times New Roman" w:cs="Times New Roman"/>
            <w:sz w:val="32"/>
            <w:szCs w:val="32"/>
          </w:rPr>
          <w:t>react-native-material-design</w:t>
        </w:r>
        <w:r w:rsidR="00772896">
          <w:rPr>
            <w:rFonts w:ascii="Times New Roman" w:hAnsi="Times New Roman" w:cs="Times New Roman"/>
            <w:sz w:val="32"/>
            <w:szCs w:val="32"/>
          </w:rPr>
          <w:t xml:space="preserve"> and </w:t>
        </w:r>
        <w:r w:rsidR="00772896" w:rsidRPr="00772896">
          <w:rPr>
            <w:rFonts w:ascii="Times New Roman" w:hAnsi="Times New Roman" w:cs="Times New Roman"/>
            <w:sz w:val="32"/>
            <w:szCs w:val="32"/>
          </w:rPr>
          <w:t>react-native-material-kit</w:t>
        </w:r>
        <w:r w:rsidR="00772896">
          <w:rPr>
            <w:rFonts w:ascii="Times New Roman" w:hAnsi="Times New Roman" w:cs="Times New Roman"/>
            <w:sz w:val="32"/>
            <w:szCs w:val="32"/>
          </w:rPr>
          <w:t xml:space="preserve">. </w:t>
        </w:r>
      </w:ins>
      <w:del w:id="9" w:author="yifan gu" w:date="2017-03-09T19:35:00Z">
        <w:r w:rsidR="00AD065D" w:rsidRPr="003E002B" w:rsidDel="00772896">
          <w:rPr>
            <w:rFonts w:ascii="Times New Roman" w:hAnsi="Times New Roman" w:cs="Times New Roman"/>
            <w:sz w:val="32"/>
            <w:szCs w:val="32"/>
          </w:rPr>
          <w:delText>.</w:delText>
        </w:r>
        <w:r w:rsidR="009C4723" w:rsidDel="00772896">
          <w:rPr>
            <w:rFonts w:ascii="Times New Roman" w:hAnsi="Times New Roman" w:cs="Times New Roman"/>
            <w:sz w:val="32"/>
            <w:szCs w:val="32"/>
          </w:rPr>
          <w:delText xml:space="preserve"> What are two packages names??</w:delText>
        </w:r>
        <w:r w:rsidR="00AD065D" w:rsidRPr="003E002B" w:rsidDel="00772896">
          <w:rPr>
            <w:rFonts w:ascii="Times New Roman" w:hAnsi="Times New Roman" w:cs="Times New Roman"/>
            <w:sz w:val="32"/>
            <w:szCs w:val="32"/>
          </w:rPr>
          <w:delText xml:space="preserve"> </w:delText>
        </w:r>
      </w:del>
      <w:r w:rsidR="00AD065D" w:rsidRPr="003E002B">
        <w:rPr>
          <w:rFonts w:ascii="Times New Roman" w:hAnsi="Times New Roman" w:cs="Times New Roman"/>
          <w:sz w:val="32"/>
          <w:szCs w:val="32"/>
        </w:rPr>
        <w:t>These packages provide a set of React Native components which implement Material Design</w:t>
      </w:r>
      <w:r w:rsidR="003E002B">
        <w:rPr>
          <w:rFonts w:ascii="Times New Roman" w:hAnsi="Times New Roman" w:cs="Times New Roman"/>
          <w:sz w:val="32"/>
          <w:szCs w:val="32"/>
        </w:rPr>
        <w:t xml:space="preserve">. </w:t>
      </w:r>
      <w:r w:rsidR="00EA580F">
        <w:rPr>
          <w:rFonts w:ascii="Times New Roman" w:hAnsi="Times New Roman" w:cs="Times New Roman"/>
          <w:sz w:val="32"/>
          <w:szCs w:val="32"/>
        </w:rPr>
        <w:t xml:space="preserve">Though using these components reduced lots of work, we still need to focus on the layout, shape, animation, </w:t>
      </w:r>
      <w:r w:rsidR="008D261E">
        <w:rPr>
          <w:rFonts w:ascii="Times New Roman" w:hAnsi="Times New Roman" w:cs="Times New Roman"/>
          <w:sz w:val="32"/>
          <w:szCs w:val="32"/>
        </w:rPr>
        <w:t>color</w:t>
      </w:r>
      <w:r w:rsidR="00EA580F">
        <w:rPr>
          <w:rFonts w:ascii="Times New Roman" w:hAnsi="Times New Roman" w:cs="Times New Roman"/>
          <w:sz w:val="32"/>
          <w:szCs w:val="32"/>
        </w:rPr>
        <w:t>, user interaction and so on.</w:t>
      </w:r>
    </w:p>
    <w:p w14:paraId="6E6E1436" w14:textId="77777777" w:rsidR="00E34E6D" w:rsidRDefault="00E34E6D">
      <w:pPr>
        <w:rPr>
          <w:rFonts w:ascii="Times New Roman" w:hAnsi="Times New Roman" w:cs="Times New Roman"/>
          <w:sz w:val="32"/>
          <w:szCs w:val="32"/>
        </w:rPr>
      </w:pPr>
    </w:p>
    <w:p w14:paraId="65FC8BD4" w14:textId="6AF5A8BD" w:rsidR="00334BAF" w:rsidRDefault="00D75728">
      <w:pPr>
        <w:rPr>
          <w:rFonts w:ascii="Times New Roman" w:hAnsi="Times New Roman" w:cs="Times New Roman"/>
          <w:sz w:val="32"/>
          <w:szCs w:val="32"/>
        </w:rPr>
      </w:pPr>
      <w:r>
        <w:rPr>
          <w:rFonts w:ascii="Times New Roman" w:hAnsi="Times New Roman" w:cs="Times New Roman"/>
          <w:sz w:val="32"/>
          <w:szCs w:val="32"/>
        </w:rPr>
        <w:t xml:space="preserve">We want to make it simple for user to use so that every new user can use these apps </w:t>
      </w:r>
      <w:r>
        <w:rPr>
          <w:rFonts w:ascii="Times New Roman" w:hAnsi="Times New Roman" w:cs="Times New Roman" w:hint="eastAsia"/>
          <w:sz w:val="32"/>
          <w:szCs w:val="32"/>
        </w:rPr>
        <w:t>smoothly</w:t>
      </w:r>
      <w:r>
        <w:rPr>
          <w:rFonts w:ascii="Times New Roman" w:hAnsi="Times New Roman" w:cs="Times New Roman"/>
          <w:sz w:val="32"/>
          <w:szCs w:val="32"/>
        </w:rPr>
        <w:t xml:space="preserve">. After log into rider application, a map takes the whole screen shows where you are. There is a </w:t>
      </w:r>
      <w:r w:rsidR="00270635">
        <w:rPr>
          <w:rFonts w:ascii="Times New Roman" w:hAnsi="Times New Roman" w:cs="Times New Roman"/>
          <w:sz w:val="32"/>
          <w:szCs w:val="32"/>
        </w:rPr>
        <w:t>mark</w:t>
      </w:r>
      <w:ins w:id="10" w:author="yifan gu" w:date="2017-03-09T19:37:00Z">
        <w:r w:rsidR="00772896">
          <w:rPr>
            <w:rFonts w:ascii="Times New Roman" w:hAnsi="Times New Roman" w:cs="Times New Roman"/>
            <w:sz w:val="32"/>
            <w:szCs w:val="32"/>
          </w:rPr>
          <w:t>er</w:t>
        </w:r>
      </w:ins>
      <w:r>
        <w:rPr>
          <w:rFonts w:ascii="Times New Roman" w:hAnsi="Times New Roman" w:cs="Times New Roman"/>
          <w:sz w:val="32"/>
          <w:szCs w:val="32"/>
        </w:rPr>
        <w:t xml:space="preserve"> with the </w:t>
      </w:r>
      <w:r w:rsidR="00270635">
        <w:rPr>
          <w:rFonts w:ascii="Times New Roman" w:hAnsi="Times New Roman" w:cs="Times New Roman"/>
          <w:sz w:val="32"/>
          <w:szCs w:val="32"/>
        </w:rPr>
        <w:t>label</w:t>
      </w:r>
      <w:r>
        <w:rPr>
          <w:rFonts w:ascii="Times New Roman" w:hAnsi="Times New Roman" w:cs="Times New Roman"/>
          <w:sz w:val="32"/>
          <w:szCs w:val="32"/>
        </w:rPr>
        <w:t xml:space="preserve"> “Get on at here” so that the rider can simple click </w:t>
      </w:r>
      <w:r w:rsidR="00BE1B2C">
        <w:rPr>
          <w:rFonts w:ascii="Times New Roman" w:hAnsi="Times New Roman" w:cs="Times New Roman"/>
          <w:sz w:val="32"/>
          <w:szCs w:val="32"/>
        </w:rPr>
        <w:t>on the map</w:t>
      </w:r>
      <w:r>
        <w:rPr>
          <w:rFonts w:ascii="Times New Roman" w:hAnsi="Times New Roman" w:cs="Times New Roman"/>
          <w:sz w:val="32"/>
          <w:szCs w:val="32"/>
        </w:rPr>
        <w:t xml:space="preserve"> to set the </w:t>
      </w:r>
      <w:r w:rsidR="00BE1B2C">
        <w:rPr>
          <w:rFonts w:ascii="Times New Roman" w:hAnsi="Times New Roman" w:cs="Times New Roman"/>
          <w:sz w:val="32"/>
          <w:szCs w:val="32"/>
        </w:rPr>
        <w:lastRenderedPageBreak/>
        <w:t>location</w:t>
      </w:r>
      <w:r>
        <w:rPr>
          <w:rFonts w:ascii="Times New Roman" w:hAnsi="Times New Roman" w:cs="Times New Roman"/>
          <w:sz w:val="32"/>
          <w:szCs w:val="32"/>
        </w:rPr>
        <w:t xml:space="preserve"> to get on a car. The mark</w:t>
      </w:r>
      <w:del w:id="11" w:author="yifan gu" w:date="2017-03-09T19:38:00Z">
        <w:r w:rsidR="00270635" w:rsidDel="00772896">
          <w:rPr>
            <w:rFonts w:ascii="Times New Roman" w:hAnsi="Times New Roman" w:cs="Times New Roman"/>
            <w:sz w:val="32"/>
            <w:szCs w:val="32"/>
          </w:rPr>
          <w:delText>(??)</w:delText>
        </w:r>
        <w:r w:rsidDel="00772896">
          <w:rPr>
            <w:rFonts w:ascii="Times New Roman" w:hAnsi="Times New Roman" w:cs="Times New Roman"/>
            <w:sz w:val="32"/>
            <w:szCs w:val="32"/>
          </w:rPr>
          <w:delText xml:space="preserve"> </w:delText>
        </w:r>
      </w:del>
      <w:ins w:id="12" w:author="yifan gu" w:date="2017-03-09T19:38:00Z">
        <w:r w:rsidR="00772896">
          <w:rPr>
            <w:rFonts w:ascii="Times New Roman" w:hAnsi="Times New Roman" w:cs="Times New Roman"/>
            <w:sz w:val="32"/>
            <w:szCs w:val="32"/>
          </w:rPr>
          <w:t>er</w:t>
        </w:r>
        <w:r w:rsidR="00772896">
          <w:rPr>
            <w:rFonts w:ascii="Times New Roman" w:hAnsi="Times New Roman" w:cs="Times New Roman"/>
            <w:sz w:val="32"/>
            <w:szCs w:val="32"/>
          </w:rPr>
          <w:t xml:space="preserve"> </w:t>
        </w:r>
      </w:ins>
      <w:r>
        <w:rPr>
          <w:rFonts w:ascii="Times New Roman" w:hAnsi="Times New Roman" w:cs="Times New Roman"/>
          <w:sz w:val="32"/>
          <w:szCs w:val="32"/>
        </w:rPr>
        <w:t xml:space="preserve">is </w:t>
      </w:r>
      <w:r w:rsidR="00270635">
        <w:rPr>
          <w:rFonts w:ascii="Times New Roman" w:hAnsi="Times New Roman" w:cs="Times New Roman"/>
          <w:sz w:val="32"/>
          <w:szCs w:val="32"/>
        </w:rPr>
        <w:t>initialized</w:t>
      </w:r>
      <w:r>
        <w:rPr>
          <w:rFonts w:ascii="Times New Roman" w:hAnsi="Times New Roman" w:cs="Times New Roman"/>
          <w:sz w:val="32"/>
          <w:szCs w:val="32"/>
        </w:rPr>
        <w:t xml:space="preserve"> at the center of the screen so the rider can change the </w:t>
      </w:r>
      <w:r w:rsidR="00270635">
        <w:rPr>
          <w:rFonts w:ascii="Times New Roman" w:hAnsi="Times New Roman" w:cs="Times New Roman"/>
          <w:sz w:val="32"/>
          <w:szCs w:val="32"/>
        </w:rPr>
        <w:t xml:space="preserve">location </w:t>
      </w:r>
      <w:r w:rsidR="00334BAF">
        <w:rPr>
          <w:rFonts w:ascii="Times New Roman" w:hAnsi="Times New Roman" w:cs="Times New Roman"/>
          <w:sz w:val="32"/>
          <w:szCs w:val="32"/>
        </w:rPr>
        <w:t xml:space="preserve">by drag the map. If the start place </w:t>
      </w:r>
      <w:r>
        <w:rPr>
          <w:rFonts w:ascii="Times New Roman" w:hAnsi="Times New Roman" w:cs="Times New Roman"/>
          <w:sz w:val="32"/>
          <w:szCs w:val="32"/>
        </w:rPr>
        <w:t>is too far or the rider cannot recognize it on the map, he/she can also enter the start place</w:t>
      </w:r>
      <w:r w:rsidR="00270635">
        <w:rPr>
          <w:rFonts w:ascii="Times New Roman" w:hAnsi="Times New Roman" w:cs="Times New Roman"/>
          <w:sz w:val="32"/>
          <w:szCs w:val="32"/>
        </w:rPr>
        <w:t xml:space="preserve"> manually in the input box</w:t>
      </w:r>
      <w:r>
        <w:rPr>
          <w:rFonts w:ascii="Times New Roman" w:hAnsi="Times New Roman" w:cs="Times New Roman"/>
          <w:sz w:val="32"/>
          <w:szCs w:val="32"/>
        </w:rPr>
        <w:t xml:space="preserve">. </w:t>
      </w:r>
      <w:r w:rsidR="004F49E8">
        <w:rPr>
          <w:rFonts w:ascii="Times New Roman" w:hAnsi="Times New Roman" w:cs="Times New Roman"/>
          <w:sz w:val="32"/>
          <w:szCs w:val="32"/>
        </w:rPr>
        <w:t xml:space="preserve">There is nothing </w:t>
      </w:r>
      <w:proofErr w:type="gramStart"/>
      <w:r w:rsidR="004F49E8">
        <w:rPr>
          <w:rFonts w:ascii="Times New Roman" w:hAnsi="Times New Roman" w:cs="Times New Roman"/>
          <w:sz w:val="32"/>
          <w:szCs w:val="32"/>
        </w:rPr>
        <w:t>else  displayed</w:t>
      </w:r>
      <w:proofErr w:type="gramEnd"/>
      <w:r w:rsidR="004F49E8">
        <w:rPr>
          <w:rFonts w:ascii="Times New Roman" w:hAnsi="Times New Roman" w:cs="Times New Roman"/>
          <w:sz w:val="32"/>
          <w:szCs w:val="32"/>
        </w:rPr>
        <w:t xml:space="preserve"> at this step, just a map, a mark and an input box. </w:t>
      </w:r>
      <w:r>
        <w:rPr>
          <w:rFonts w:ascii="Times New Roman" w:hAnsi="Times New Roman" w:cs="Times New Roman"/>
          <w:sz w:val="32"/>
          <w:szCs w:val="32"/>
        </w:rPr>
        <w:t xml:space="preserve">After </w:t>
      </w:r>
      <w:r w:rsidR="00334BAF">
        <w:rPr>
          <w:rFonts w:ascii="Times New Roman" w:hAnsi="Times New Roman" w:cs="Times New Roman"/>
          <w:sz w:val="32"/>
          <w:szCs w:val="32"/>
        </w:rPr>
        <w:t>entering the start place, another input box will be displayed</w:t>
      </w:r>
      <w:r w:rsidR="004F49E8">
        <w:rPr>
          <w:rFonts w:ascii="Times New Roman" w:hAnsi="Times New Roman" w:cs="Times New Roman"/>
          <w:sz w:val="32"/>
          <w:szCs w:val="32"/>
        </w:rPr>
        <w:t xml:space="preserve"> to ask user to enter the destination. Both these two input boxes have an auto-complete function so that the rider just need to enter</w:t>
      </w:r>
      <w:r w:rsidR="004F49E8">
        <w:rPr>
          <w:rFonts w:ascii="Times New Roman" w:hAnsi="Times New Roman" w:cs="Times New Roman" w:hint="eastAsia"/>
          <w:sz w:val="32"/>
          <w:szCs w:val="32"/>
        </w:rPr>
        <w:t xml:space="preserve"> a </w:t>
      </w:r>
      <w:r w:rsidR="004F49E8" w:rsidRPr="004F49E8">
        <w:rPr>
          <w:rFonts w:ascii="Times New Roman" w:hAnsi="Times New Roman" w:cs="Times New Roman"/>
          <w:sz w:val="32"/>
          <w:szCs w:val="32"/>
        </w:rPr>
        <w:t>rough</w:t>
      </w:r>
      <w:r w:rsidR="004F49E8">
        <w:rPr>
          <w:rFonts w:ascii="Times New Roman" w:hAnsi="Times New Roman" w:cs="Times New Roman" w:hint="eastAsia"/>
          <w:sz w:val="32"/>
          <w:szCs w:val="32"/>
        </w:rPr>
        <w:t xml:space="preserve"> </w:t>
      </w:r>
      <w:r w:rsidR="004F49E8">
        <w:rPr>
          <w:rFonts w:ascii="Times New Roman" w:hAnsi="Times New Roman" w:cs="Times New Roman"/>
          <w:sz w:val="32"/>
          <w:szCs w:val="32"/>
        </w:rPr>
        <w:t xml:space="preserve">place name and select the exact place he/she want. </w:t>
      </w:r>
      <w:r w:rsidR="004F49E8" w:rsidRPr="00772896">
        <w:rPr>
          <w:rFonts w:ascii="Times New Roman" w:hAnsi="Times New Roman" w:cs="Times New Roman"/>
          <w:strike/>
          <w:sz w:val="32"/>
          <w:szCs w:val="32"/>
        </w:rPr>
        <w:t xml:space="preserve">Next, the rest things </w:t>
      </w:r>
      <w:r w:rsidR="00841656" w:rsidRPr="00772896">
        <w:rPr>
          <w:rFonts w:ascii="Times New Roman" w:hAnsi="Times New Roman" w:cs="Times New Roman"/>
          <w:strike/>
          <w:sz w:val="32"/>
          <w:szCs w:val="32"/>
        </w:rPr>
        <w:t>which are required before sending a riding request will be displayed.</w:t>
      </w:r>
      <w:r w:rsidR="00841656">
        <w:rPr>
          <w:rFonts w:ascii="Times New Roman" w:hAnsi="Times New Roman" w:cs="Times New Roman"/>
          <w:sz w:val="32"/>
          <w:szCs w:val="32"/>
        </w:rPr>
        <w:t xml:space="preserve"> </w:t>
      </w:r>
      <w:r w:rsidR="00F61530">
        <w:rPr>
          <w:rFonts w:ascii="Times New Roman" w:hAnsi="Times New Roman" w:cs="Times New Roman"/>
          <w:sz w:val="32"/>
          <w:szCs w:val="32"/>
        </w:rPr>
        <w:t xml:space="preserve">After the </w:t>
      </w:r>
      <w:r w:rsidR="00270635">
        <w:rPr>
          <w:rFonts w:ascii="Times New Roman" w:hAnsi="Times New Roman" w:cs="Times New Roman"/>
          <w:sz w:val="32"/>
          <w:szCs w:val="32"/>
        </w:rPr>
        <w:t>start and destination location</w:t>
      </w:r>
      <w:r w:rsidR="00F61530">
        <w:rPr>
          <w:rFonts w:ascii="Times New Roman" w:hAnsi="Times New Roman" w:cs="Times New Roman"/>
          <w:sz w:val="32"/>
          <w:szCs w:val="32"/>
        </w:rPr>
        <w:t>s have been entered</w:t>
      </w:r>
      <w:r w:rsidR="00270635">
        <w:rPr>
          <w:rFonts w:ascii="Times New Roman" w:hAnsi="Times New Roman" w:cs="Times New Roman"/>
          <w:sz w:val="32"/>
          <w:szCs w:val="32"/>
        </w:rPr>
        <w:t xml:space="preserve">, </w:t>
      </w:r>
      <w:r w:rsidR="00F61530">
        <w:rPr>
          <w:rFonts w:ascii="Times New Roman" w:hAnsi="Times New Roman" w:cs="Times New Roman"/>
          <w:sz w:val="32"/>
          <w:szCs w:val="32"/>
        </w:rPr>
        <w:t>the rider c</w:t>
      </w:r>
      <w:r w:rsidR="00270635">
        <w:rPr>
          <w:rFonts w:ascii="Times New Roman" w:hAnsi="Times New Roman" w:cs="Times New Roman"/>
          <w:sz w:val="32"/>
          <w:szCs w:val="32"/>
        </w:rPr>
        <w:t>a</w:t>
      </w:r>
      <w:r w:rsidR="00841656">
        <w:rPr>
          <w:rFonts w:ascii="Times New Roman" w:hAnsi="Times New Roman" w:cs="Times New Roman"/>
          <w:sz w:val="32"/>
          <w:szCs w:val="32"/>
        </w:rPr>
        <w:t>n</w:t>
      </w:r>
      <w:r w:rsidR="00F61530">
        <w:rPr>
          <w:rFonts w:ascii="Times New Roman" w:hAnsi="Times New Roman" w:cs="Times New Roman"/>
          <w:sz w:val="32"/>
          <w:szCs w:val="32"/>
        </w:rPr>
        <w:t xml:space="preserve"> select types of vehicle, then the</w:t>
      </w:r>
      <w:r w:rsidR="00841656">
        <w:rPr>
          <w:rFonts w:ascii="Times New Roman" w:hAnsi="Times New Roman" w:cs="Times New Roman"/>
          <w:sz w:val="32"/>
          <w:szCs w:val="32"/>
        </w:rPr>
        <w:t xml:space="preserve"> estimated price is shown so that the rider can know the </w:t>
      </w:r>
      <w:r w:rsidR="00841656">
        <w:rPr>
          <w:rFonts w:ascii="Times New Roman" w:hAnsi="Times New Roman" w:cs="Times New Roman" w:hint="eastAsia"/>
          <w:sz w:val="32"/>
          <w:szCs w:val="32"/>
        </w:rPr>
        <w:t xml:space="preserve">general </w:t>
      </w:r>
      <w:r w:rsidR="00841656">
        <w:rPr>
          <w:rFonts w:ascii="Times New Roman" w:hAnsi="Times New Roman" w:cs="Times New Roman"/>
          <w:sz w:val="32"/>
          <w:szCs w:val="32"/>
        </w:rPr>
        <w:t xml:space="preserve">price of these trip and determine whether to send this request. </w:t>
      </w:r>
    </w:p>
    <w:p w14:paraId="6FAE7EFE" w14:textId="6D575C35" w:rsidR="00BA5F24" w:rsidRDefault="00BA5F24">
      <w:pPr>
        <w:rPr>
          <w:rFonts w:ascii="Times New Roman" w:hAnsi="Times New Roman" w:cs="Times New Roman"/>
          <w:sz w:val="32"/>
          <w:szCs w:val="32"/>
        </w:rPr>
      </w:pPr>
      <w:r>
        <w:rPr>
          <w:rFonts w:ascii="Times New Roman" w:hAnsi="Times New Roman" w:cs="Times New Roman"/>
          <w:sz w:val="32"/>
          <w:szCs w:val="32"/>
        </w:rPr>
        <w:t>In driver application, all riding requests</w:t>
      </w:r>
      <w:r w:rsidR="00D63F7F">
        <w:rPr>
          <w:rFonts w:ascii="Times New Roman" w:hAnsi="Times New Roman" w:cs="Times New Roman"/>
          <w:sz w:val="32"/>
          <w:szCs w:val="32"/>
        </w:rPr>
        <w:t xml:space="preserve"> </w:t>
      </w:r>
      <w:r w:rsidR="00F61530">
        <w:rPr>
          <w:rFonts w:ascii="Times New Roman" w:hAnsi="Times New Roman" w:cs="Times New Roman"/>
          <w:sz w:val="32"/>
          <w:szCs w:val="32"/>
        </w:rPr>
        <w:t>with</w:t>
      </w:r>
      <w:r w:rsidR="004777D2">
        <w:rPr>
          <w:rFonts w:ascii="Times New Roman" w:hAnsi="Times New Roman" w:cs="Times New Roman"/>
          <w:sz w:val="32"/>
          <w:szCs w:val="32"/>
        </w:rPr>
        <w:t>in</w:t>
      </w:r>
      <w:r w:rsidR="00F61530">
        <w:rPr>
          <w:rFonts w:ascii="Times New Roman" w:hAnsi="Times New Roman" w:cs="Times New Roman"/>
          <w:sz w:val="32"/>
          <w:szCs w:val="32"/>
        </w:rPr>
        <w:t xml:space="preserve"> </w:t>
      </w:r>
      <w:ins w:id="13" w:author="yifan gu" w:date="2017-03-09T19:39:00Z">
        <w:r w:rsidR="00772896">
          <w:rPr>
            <w:rFonts w:ascii="Times New Roman" w:hAnsi="Times New Roman" w:cs="Times New Roman"/>
            <w:sz w:val="32"/>
            <w:szCs w:val="32"/>
          </w:rPr>
          <w:t>10</w:t>
        </w:r>
      </w:ins>
      <w:del w:id="14" w:author="yifan gu" w:date="2017-03-09T19:39:00Z">
        <w:r w:rsidR="00F61530" w:rsidDel="00772896">
          <w:rPr>
            <w:rFonts w:ascii="Times New Roman" w:hAnsi="Times New Roman" w:cs="Times New Roman"/>
            <w:sz w:val="32"/>
            <w:szCs w:val="32"/>
          </w:rPr>
          <w:delText>x</w:delText>
        </w:r>
      </w:del>
      <w:r w:rsidR="00F61530">
        <w:rPr>
          <w:rFonts w:ascii="Times New Roman" w:hAnsi="Times New Roman" w:cs="Times New Roman"/>
          <w:sz w:val="32"/>
          <w:szCs w:val="32"/>
        </w:rPr>
        <w:t xml:space="preserve"> miles </w:t>
      </w:r>
      <w:r w:rsidR="00D63F7F">
        <w:rPr>
          <w:rFonts w:ascii="Times New Roman" w:hAnsi="Times New Roman" w:cs="Times New Roman"/>
          <w:sz w:val="32"/>
          <w:szCs w:val="32"/>
        </w:rPr>
        <w:t>posted around him/her will be shown above the map so that the driver can easily click it to accept a ridging request.</w:t>
      </w:r>
    </w:p>
    <w:p w14:paraId="04732229" w14:textId="77777777" w:rsidR="00D75728" w:rsidRPr="00D75728" w:rsidRDefault="00D75728">
      <w:pPr>
        <w:rPr>
          <w:rFonts w:ascii="Times New Roman" w:hAnsi="Times New Roman" w:cs="Times New Roman"/>
          <w:sz w:val="32"/>
          <w:szCs w:val="32"/>
        </w:rPr>
      </w:pPr>
    </w:p>
    <w:p w14:paraId="71C3504E" w14:textId="77777777" w:rsidR="0046591F" w:rsidRDefault="009B412F" w:rsidP="0046591F">
      <w:pPr>
        <w:keepNext/>
        <w:rPr>
          <w:rFonts w:ascii="Times New Roman" w:hAnsi="Times New Roman" w:cs="Times New Roman"/>
          <w:sz w:val="32"/>
          <w:szCs w:val="32"/>
        </w:rPr>
      </w:pPr>
      <w:r w:rsidRPr="009B412F">
        <w:rPr>
          <w:rFonts w:ascii="Times New Roman" w:hAnsi="Times New Roman" w:cs="Times New Roman"/>
          <w:noProof/>
          <w:sz w:val="32"/>
          <w:szCs w:val="32"/>
        </w:rPr>
        <w:drawing>
          <wp:inline distT="0" distB="0" distL="0" distR="0" wp14:anchorId="7C64EA73" wp14:editId="5508410D">
            <wp:extent cx="2489765" cy="41005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5248" cy="4126067"/>
                    </a:xfrm>
                    <a:prstGeom prst="rect">
                      <a:avLst/>
                    </a:prstGeom>
                  </pic:spPr>
                </pic:pic>
              </a:graphicData>
            </a:graphic>
          </wp:inline>
        </w:drawing>
      </w:r>
      <w:r>
        <w:rPr>
          <w:rFonts w:ascii="Times New Roman" w:hAnsi="Times New Roman" w:cs="Times New Roman"/>
          <w:sz w:val="32"/>
          <w:szCs w:val="32"/>
        </w:rPr>
        <w:t xml:space="preserve"> </w:t>
      </w:r>
      <w:r w:rsidRPr="009B412F">
        <w:rPr>
          <w:rFonts w:ascii="Times New Roman" w:hAnsi="Times New Roman" w:cs="Times New Roman"/>
          <w:noProof/>
          <w:sz w:val="32"/>
          <w:szCs w:val="32"/>
        </w:rPr>
        <w:drawing>
          <wp:inline distT="0" distB="0" distL="0" distR="0" wp14:anchorId="4DAADFA0" wp14:editId="0359027C">
            <wp:extent cx="2498286" cy="4120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2519" cy="4160857"/>
                    </a:xfrm>
                    <a:prstGeom prst="rect">
                      <a:avLst/>
                    </a:prstGeom>
                  </pic:spPr>
                </pic:pic>
              </a:graphicData>
            </a:graphic>
          </wp:inline>
        </w:drawing>
      </w:r>
    </w:p>
    <w:p w14:paraId="4E5ACEAF" w14:textId="746B57AC" w:rsidR="00D63F7F" w:rsidRPr="0046591F" w:rsidRDefault="00D63F7F" w:rsidP="0046591F">
      <w:pPr>
        <w:keepNext/>
      </w:pPr>
      <w:bookmarkStart w:id="15" w:name="OLE_LINK11"/>
      <w:bookmarkStart w:id="16" w:name="OLE_LINK12"/>
      <w:r w:rsidRPr="00D63F7F">
        <w:rPr>
          <w:sz w:val="20"/>
          <w:szCs w:val="20"/>
        </w:rPr>
        <w:t xml:space="preserve">Rider App -- Select Start Point         </w:t>
      </w:r>
      <w:r w:rsidR="0046591F">
        <w:rPr>
          <w:sz w:val="20"/>
          <w:szCs w:val="20"/>
        </w:rPr>
        <w:t xml:space="preserve">                          </w:t>
      </w:r>
      <w:r w:rsidRPr="00D63F7F">
        <w:rPr>
          <w:sz w:val="20"/>
          <w:szCs w:val="20"/>
        </w:rPr>
        <w:t>Rider App -- Select Destination</w:t>
      </w:r>
      <w:bookmarkEnd w:id="15"/>
      <w:bookmarkEnd w:id="16"/>
    </w:p>
    <w:p w14:paraId="1F362105" w14:textId="1B3BD291" w:rsidR="00C31793" w:rsidRPr="003E002B" w:rsidRDefault="00C31793">
      <w:pPr>
        <w:rPr>
          <w:rFonts w:ascii="Times New Roman" w:hAnsi="Times New Roman" w:cs="Times New Roman"/>
          <w:sz w:val="32"/>
          <w:szCs w:val="32"/>
        </w:rPr>
      </w:pPr>
    </w:p>
    <w:p w14:paraId="7A9D8A84" w14:textId="77777777" w:rsidR="00C31793" w:rsidRPr="003E002B" w:rsidRDefault="00C31793">
      <w:pPr>
        <w:rPr>
          <w:rFonts w:ascii="Times New Roman" w:hAnsi="Times New Roman" w:cs="Times New Roman"/>
          <w:sz w:val="32"/>
          <w:szCs w:val="32"/>
        </w:rPr>
      </w:pPr>
    </w:p>
    <w:p w14:paraId="08D7D1A8" w14:textId="77777777" w:rsidR="00C31793" w:rsidRPr="003E002B" w:rsidRDefault="00C31793">
      <w:pPr>
        <w:rPr>
          <w:rFonts w:ascii="Times New Roman" w:hAnsi="Times New Roman" w:cs="Times New Roman"/>
          <w:sz w:val="32"/>
          <w:szCs w:val="32"/>
        </w:rPr>
      </w:pPr>
    </w:p>
    <w:p w14:paraId="5A92DC7E" w14:textId="50E39A40" w:rsidR="00C31793" w:rsidRDefault="002D1BFF">
      <w:pPr>
        <w:rPr>
          <w:rFonts w:ascii="Times New Roman" w:hAnsi="Times New Roman" w:cs="Times New Roman"/>
          <w:sz w:val="32"/>
          <w:szCs w:val="32"/>
        </w:rPr>
      </w:pPr>
      <w:bookmarkStart w:id="17" w:name="OLE_LINK15"/>
      <w:bookmarkStart w:id="18" w:name="OLE_LINK16"/>
      <w:r w:rsidRPr="009B412F">
        <w:rPr>
          <w:rFonts w:ascii="Times New Roman" w:hAnsi="Times New Roman" w:cs="Times New Roman"/>
          <w:noProof/>
          <w:sz w:val="32"/>
          <w:szCs w:val="32"/>
        </w:rPr>
        <w:drawing>
          <wp:inline distT="0" distB="0" distL="0" distR="0" wp14:anchorId="41CCF3C6" wp14:editId="36C6B21D">
            <wp:extent cx="2238050" cy="368272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1246" cy="3737348"/>
                    </a:xfrm>
                    <a:prstGeom prst="rect">
                      <a:avLst/>
                    </a:prstGeom>
                  </pic:spPr>
                </pic:pic>
              </a:graphicData>
            </a:graphic>
          </wp:inline>
        </w:drawing>
      </w:r>
      <w:r>
        <w:rPr>
          <w:rFonts w:ascii="Times New Roman" w:hAnsi="Times New Roman" w:cs="Times New Roman"/>
          <w:sz w:val="32"/>
          <w:szCs w:val="32"/>
        </w:rPr>
        <w:t xml:space="preserve"> </w:t>
      </w:r>
      <w:r w:rsidRPr="009B412F">
        <w:rPr>
          <w:rFonts w:ascii="Times New Roman" w:hAnsi="Times New Roman" w:cs="Times New Roman"/>
          <w:noProof/>
          <w:sz w:val="32"/>
          <w:szCs w:val="32"/>
        </w:rPr>
        <w:drawing>
          <wp:inline distT="0" distB="0" distL="0" distR="0" wp14:anchorId="002395B0" wp14:editId="3DB54C4C">
            <wp:extent cx="2262096" cy="3716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7088" cy="3741261"/>
                    </a:xfrm>
                    <a:prstGeom prst="rect">
                      <a:avLst/>
                    </a:prstGeom>
                  </pic:spPr>
                </pic:pic>
              </a:graphicData>
            </a:graphic>
          </wp:inline>
        </w:drawing>
      </w:r>
    </w:p>
    <w:p w14:paraId="71C9EDF9" w14:textId="1BC907B1" w:rsidR="00D63F7F" w:rsidRDefault="00D63F7F">
      <w:pPr>
        <w:rPr>
          <w:sz w:val="20"/>
          <w:szCs w:val="20"/>
        </w:rPr>
      </w:pPr>
      <w:bookmarkStart w:id="19" w:name="OLE_LINK13"/>
      <w:bookmarkStart w:id="20" w:name="OLE_LINK14"/>
      <w:bookmarkEnd w:id="17"/>
      <w:bookmarkEnd w:id="18"/>
      <w:r w:rsidRPr="00D63F7F">
        <w:rPr>
          <w:sz w:val="20"/>
          <w:szCs w:val="20"/>
        </w:rPr>
        <w:t xml:space="preserve">Rider App -- Select Start Point                          </w:t>
      </w:r>
      <w:bookmarkEnd w:id="19"/>
      <w:bookmarkEnd w:id="20"/>
      <w:r w:rsidRPr="00D63F7F">
        <w:rPr>
          <w:sz w:val="20"/>
          <w:szCs w:val="20"/>
        </w:rPr>
        <w:t>Rider App -- Select Destination</w:t>
      </w:r>
    </w:p>
    <w:p w14:paraId="5CDFCDD2" w14:textId="77777777" w:rsidR="00BC7F6C" w:rsidRPr="003E002B" w:rsidRDefault="00BC7F6C">
      <w:pPr>
        <w:rPr>
          <w:rFonts w:ascii="Times New Roman" w:hAnsi="Times New Roman" w:cs="Times New Roman"/>
          <w:sz w:val="32"/>
          <w:szCs w:val="32"/>
        </w:rPr>
      </w:pPr>
    </w:p>
    <w:p w14:paraId="466FF3A5" w14:textId="3718801D" w:rsidR="00C31793" w:rsidRPr="003E002B" w:rsidRDefault="00BC7F6C">
      <w:pPr>
        <w:rPr>
          <w:rFonts w:ascii="Times New Roman" w:hAnsi="Times New Roman" w:cs="Times New Roman"/>
          <w:sz w:val="32"/>
          <w:szCs w:val="32"/>
        </w:rPr>
      </w:pPr>
      <w:r w:rsidRPr="00BC7F6C">
        <w:rPr>
          <w:rFonts w:ascii="Times New Roman" w:hAnsi="Times New Roman" w:cs="Times New Roman"/>
          <w:noProof/>
          <w:sz w:val="32"/>
          <w:szCs w:val="32"/>
        </w:rPr>
        <w:drawing>
          <wp:inline distT="0" distB="0" distL="0" distR="0" wp14:anchorId="41F7BBBE" wp14:editId="220D9773">
            <wp:extent cx="2219325" cy="394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8155" cy="3961709"/>
                    </a:xfrm>
                    <a:prstGeom prst="rect">
                      <a:avLst/>
                    </a:prstGeom>
                  </pic:spPr>
                </pic:pic>
              </a:graphicData>
            </a:graphic>
          </wp:inline>
        </w:drawing>
      </w:r>
    </w:p>
    <w:p w14:paraId="4FE2D8FB" w14:textId="21AC9754" w:rsidR="00C31793" w:rsidRPr="003E002B" w:rsidRDefault="004777D2" w:rsidP="00A36371">
      <w:pPr>
        <w:outlineLvl w:val="0"/>
        <w:rPr>
          <w:rFonts w:ascii="Times New Roman" w:hAnsi="Times New Roman" w:cs="Times New Roman"/>
          <w:sz w:val="32"/>
          <w:szCs w:val="32"/>
        </w:rPr>
      </w:pPr>
      <w:r>
        <w:rPr>
          <w:sz w:val="20"/>
          <w:szCs w:val="20"/>
        </w:rPr>
        <w:t xml:space="preserve">Driver </w:t>
      </w:r>
      <w:r w:rsidR="00BC7F6C" w:rsidRPr="00D63F7F">
        <w:rPr>
          <w:sz w:val="20"/>
          <w:szCs w:val="20"/>
        </w:rPr>
        <w:t xml:space="preserve">App </w:t>
      </w:r>
      <w:r>
        <w:rPr>
          <w:sz w:val="20"/>
          <w:szCs w:val="20"/>
        </w:rPr>
        <w:t>–</w:t>
      </w:r>
      <w:r w:rsidR="00BC7F6C" w:rsidRPr="00D63F7F">
        <w:rPr>
          <w:sz w:val="20"/>
          <w:szCs w:val="20"/>
        </w:rPr>
        <w:t xml:space="preserve"> </w:t>
      </w:r>
      <w:r>
        <w:rPr>
          <w:sz w:val="20"/>
          <w:szCs w:val="20"/>
        </w:rPr>
        <w:t>The request showing on the top of the map</w:t>
      </w:r>
      <w:r w:rsidR="00BC7F6C" w:rsidRPr="00D63F7F">
        <w:rPr>
          <w:sz w:val="20"/>
          <w:szCs w:val="20"/>
        </w:rPr>
        <w:t xml:space="preserve">                                       </w:t>
      </w:r>
    </w:p>
    <w:p w14:paraId="4CAAFF6E" w14:textId="77777777" w:rsidR="00C31793" w:rsidRPr="003E002B" w:rsidRDefault="00C31793">
      <w:pPr>
        <w:rPr>
          <w:rFonts w:ascii="Times New Roman" w:hAnsi="Times New Roman" w:cs="Times New Roman"/>
          <w:sz w:val="32"/>
          <w:szCs w:val="32"/>
        </w:rPr>
      </w:pPr>
    </w:p>
    <w:p w14:paraId="57160E87" w14:textId="77777777" w:rsidR="00C31793" w:rsidRPr="003E002B" w:rsidRDefault="00C31793">
      <w:pPr>
        <w:rPr>
          <w:rFonts w:ascii="Times New Roman" w:hAnsi="Times New Roman" w:cs="Times New Roman"/>
          <w:sz w:val="32"/>
          <w:szCs w:val="32"/>
        </w:rPr>
      </w:pPr>
    </w:p>
    <w:p w14:paraId="7C7B331F" w14:textId="75B35DCD" w:rsidR="00C31793" w:rsidRPr="003E002B" w:rsidRDefault="00C31793">
      <w:pPr>
        <w:rPr>
          <w:rFonts w:ascii="Times New Roman" w:hAnsi="Times New Roman" w:cs="Times New Roman" w:hint="eastAsia"/>
          <w:sz w:val="32"/>
          <w:szCs w:val="32"/>
        </w:rPr>
      </w:pPr>
    </w:p>
    <w:p w14:paraId="1D651A69" w14:textId="77777777" w:rsidR="00C31793" w:rsidRPr="003E002B" w:rsidRDefault="00C31793">
      <w:pPr>
        <w:rPr>
          <w:rFonts w:ascii="Times New Roman" w:hAnsi="Times New Roman" w:cs="Times New Roman" w:hint="eastAsia"/>
          <w:sz w:val="32"/>
          <w:szCs w:val="32"/>
        </w:rPr>
      </w:pPr>
    </w:p>
    <w:p w14:paraId="4AB2E238" w14:textId="77777777" w:rsidR="00C31793" w:rsidRPr="003E002B" w:rsidRDefault="00C31793">
      <w:pPr>
        <w:rPr>
          <w:rFonts w:ascii="Times New Roman" w:hAnsi="Times New Roman" w:cs="Times New Roman"/>
          <w:sz w:val="32"/>
          <w:szCs w:val="32"/>
        </w:rPr>
      </w:pPr>
    </w:p>
    <w:p w14:paraId="4B9D6166" w14:textId="77777777" w:rsidR="00C31793" w:rsidRPr="003E002B" w:rsidRDefault="00C31793">
      <w:pPr>
        <w:rPr>
          <w:rFonts w:ascii="Times New Roman" w:hAnsi="Times New Roman" w:cs="Times New Roman"/>
          <w:sz w:val="32"/>
          <w:szCs w:val="32"/>
        </w:rPr>
      </w:pPr>
    </w:p>
    <w:p w14:paraId="6FAE64D6" w14:textId="77777777" w:rsidR="00C31793" w:rsidRPr="003E002B" w:rsidRDefault="00C31793">
      <w:pPr>
        <w:rPr>
          <w:rFonts w:ascii="Times New Roman" w:hAnsi="Times New Roman" w:cs="Times New Roman"/>
          <w:sz w:val="32"/>
          <w:szCs w:val="32"/>
        </w:rPr>
      </w:pPr>
      <w:bookmarkStart w:id="21" w:name="_GoBack"/>
      <w:bookmarkEnd w:id="21"/>
    </w:p>
    <w:p w14:paraId="105F5D55" w14:textId="77777777" w:rsidR="00C31793" w:rsidRPr="003E002B" w:rsidRDefault="00C31793">
      <w:pPr>
        <w:rPr>
          <w:rFonts w:ascii="Times New Roman" w:hAnsi="Times New Roman" w:cs="Times New Roman"/>
          <w:sz w:val="32"/>
          <w:szCs w:val="32"/>
        </w:rPr>
      </w:pPr>
    </w:p>
    <w:p w14:paraId="358C3576" w14:textId="77777777" w:rsidR="00C31793" w:rsidRPr="003E002B" w:rsidRDefault="00C31793">
      <w:pPr>
        <w:rPr>
          <w:rFonts w:ascii="Times New Roman" w:hAnsi="Times New Roman" w:cs="Times New Roman"/>
          <w:sz w:val="32"/>
          <w:szCs w:val="32"/>
        </w:rPr>
      </w:pPr>
    </w:p>
    <w:p w14:paraId="5EEBB074" w14:textId="77777777" w:rsidR="00C31793" w:rsidRPr="003E002B" w:rsidRDefault="00C31793">
      <w:pPr>
        <w:rPr>
          <w:rFonts w:ascii="Times New Roman" w:hAnsi="Times New Roman" w:cs="Times New Roman"/>
          <w:sz w:val="32"/>
          <w:szCs w:val="32"/>
        </w:rPr>
      </w:pPr>
    </w:p>
    <w:p w14:paraId="12DD4203" w14:textId="77777777" w:rsidR="00C31793" w:rsidRPr="003E002B" w:rsidRDefault="00C31793">
      <w:pPr>
        <w:rPr>
          <w:rFonts w:ascii="Times New Roman" w:hAnsi="Times New Roman" w:cs="Times New Roman"/>
          <w:sz w:val="32"/>
          <w:szCs w:val="32"/>
        </w:rPr>
      </w:pPr>
    </w:p>
    <w:p w14:paraId="4D3A27D5" w14:textId="77777777" w:rsidR="00C31793" w:rsidRPr="003E002B" w:rsidRDefault="00C31793">
      <w:pPr>
        <w:rPr>
          <w:rFonts w:ascii="Times New Roman" w:hAnsi="Times New Roman" w:cs="Times New Roman"/>
          <w:sz w:val="32"/>
          <w:szCs w:val="32"/>
        </w:rPr>
      </w:pPr>
    </w:p>
    <w:p w14:paraId="4B16FFCD" w14:textId="77777777" w:rsidR="00C31793" w:rsidRPr="003E002B" w:rsidRDefault="00C31793">
      <w:pPr>
        <w:rPr>
          <w:rFonts w:ascii="Times New Roman" w:hAnsi="Times New Roman" w:cs="Times New Roman"/>
          <w:sz w:val="32"/>
          <w:szCs w:val="32"/>
        </w:rPr>
      </w:pPr>
    </w:p>
    <w:p w14:paraId="4C604B1E" w14:textId="77777777" w:rsidR="00C31793" w:rsidRPr="003E002B" w:rsidRDefault="00C31793">
      <w:pPr>
        <w:rPr>
          <w:rFonts w:ascii="Times New Roman" w:hAnsi="Times New Roman" w:cs="Times New Roman"/>
          <w:sz w:val="32"/>
          <w:szCs w:val="32"/>
        </w:rPr>
      </w:pPr>
    </w:p>
    <w:p w14:paraId="252E8A1A" w14:textId="77777777" w:rsidR="00C31793" w:rsidRPr="003E002B" w:rsidRDefault="00C31793">
      <w:pPr>
        <w:rPr>
          <w:rFonts w:ascii="Times New Roman" w:hAnsi="Times New Roman" w:cs="Times New Roman"/>
          <w:sz w:val="32"/>
          <w:szCs w:val="32"/>
        </w:rPr>
      </w:pPr>
    </w:p>
    <w:sectPr w:rsidR="00C31793" w:rsidRPr="003E002B" w:rsidSect="00C31793">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FFCA30" w14:textId="77777777" w:rsidR="00710990" w:rsidRDefault="00710990" w:rsidP="009B412F">
      <w:r>
        <w:separator/>
      </w:r>
    </w:p>
  </w:endnote>
  <w:endnote w:type="continuationSeparator" w:id="0">
    <w:p w14:paraId="7374FFEC" w14:textId="77777777" w:rsidR="00710990" w:rsidRDefault="00710990" w:rsidP="009B4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7582DB" w14:textId="77777777" w:rsidR="00710990" w:rsidRDefault="00710990" w:rsidP="009B412F">
      <w:r>
        <w:separator/>
      </w:r>
    </w:p>
  </w:footnote>
  <w:footnote w:type="continuationSeparator" w:id="0">
    <w:p w14:paraId="58DCC80C" w14:textId="77777777" w:rsidR="00710990" w:rsidRDefault="00710990" w:rsidP="009B412F">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ifan gu">
    <w15:presenceInfo w15:providerId="Windows Live" w15:userId="18bc1ca996955a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4ED"/>
    <w:rsid w:val="000214ED"/>
    <w:rsid w:val="000E424D"/>
    <w:rsid w:val="002162E1"/>
    <w:rsid w:val="002531B6"/>
    <w:rsid w:val="00270635"/>
    <w:rsid w:val="002C2C96"/>
    <w:rsid w:val="002D1BFF"/>
    <w:rsid w:val="003257A5"/>
    <w:rsid w:val="003267FC"/>
    <w:rsid w:val="00334BAF"/>
    <w:rsid w:val="0034042E"/>
    <w:rsid w:val="00367B74"/>
    <w:rsid w:val="003B4C51"/>
    <w:rsid w:val="003C3180"/>
    <w:rsid w:val="003E002B"/>
    <w:rsid w:val="0046591F"/>
    <w:rsid w:val="004777D2"/>
    <w:rsid w:val="004C40CE"/>
    <w:rsid w:val="004F49E8"/>
    <w:rsid w:val="00646D85"/>
    <w:rsid w:val="006553FB"/>
    <w:rsid w:val="00694BA0"/>
    <w:rsid w:val="006A6642"/>
    <w:rsid w:val="00710990"/>
    <w:rsid w:val="00772896"/>
    <w:rsid w:val="00834685"/>
    <w:rsid w:val="00841656"/>
    <w:rsid w:val="00895B2F"/>
    <w:rsid w:val="008D261E"/>
    <w:rsid w:val="00980BF7"/>
    <w:rsid w:val="009B412F"/>
    <w:rsid w:val="009C4723"/>
    <w:rsid w:val="00A36371"/>
    <w:rsid w:val="00A43C58"/>
    <w:rsid w:val="00AD065D"/>
    <w:rsid w:val="00B038F9"/>
    <w:rsid w:val="00B17622"/>
    <w:rsid w:val="00BA5F24"/>
    <w:rsid w:val="00BB4A5A"/>
    <w:rsid w:val="00BC7F6C"/>
    <w:rsid w:val="00BE1B2C"/>
    <w:rsid w:val="00C31793"/>
    <w:rsid w:val="00D63F7F"/>
    <w:rsid w:val="00D75728"/>
    <w:rsid w:val="00DA4864"/>
    <w:rsid w:val="00DF1570"/>
    <w:rsid w:val="00E34E6D"/>
    <w:rsid w:val="00EA580F"/>
    <w:rsid w:val="00F61530"/>
    <w:rsid w:val="00FA0A9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09410E"/>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B4A5A"/>
    <w:pPr>
      <w:spacing w:after="200"/>
    </w:pPr>
    <w:rPr>
      <w:i/>
      <w:iCs/>
      <w:color w:val="44546A" w:themeColor="text2"/>
      <w:sz w:val="18"/>
      <w:szCs w:val="18"/>
    </w:rPr>
  </w:style>
  <w:style w:type="paragraph" w:styleId="Header">
    <w:name w:val="header"/>
    <w:basedOn w:val="Normal"/>
    <w:link w:val="HeaderChar"/>
    <w:uiPriority w:val="99"/>
    <w:unhideWhenUsed/>
    <w:rsid w:val="009B412F"/>
    <w:pPr>
      <w:tabs>
        <w:tab w:val="center" w:pos="4680"/>
        <w:tab w:val="right" w:pos="9360"/>
      </w:tabs>
    </w:pPr>
  </w:style>
  <w:style w:type="character" w:customStyle="1" w:styleId="HeaderChar">
    <w:name w:val="Header Char"/>
    <w:basedOn w:val="DefaultParagraphFont"/>
    <w:link w:val="Header"/>
    <w:uiPriority w:val="99"/>
    <w:rsid w:val="009B412F"/>
  </w:style>
  <w:style w:type="paragraph" w:styleId="Footer">
    <w:name w:val="footer"/>
    <w:basedOn w:val="Normal"/>
    <w:link w:val="FooterChar"/>
    <w:uiPriority w:val="99"/>
    <w:unhideWhenUsed/>
    <w:rsid w:val="009B412F"/>
    <w:pPr>
      <w:tabs>
        <w:tab w:val="center" w:pos="4680"/>
        <w:tab w:val="right" w:pos="9360"/>
      </w:tabs>
    </w:pPr>
  </w:style>
  <w:style w:type="character" w:customStyle="1" w:styleId="FooterChar">
    <w:name w:val="Footer Char"/>
    <w:basedOn w:val="DefaultParagraphFont"/>
    <w:link w:val="Footer"/>
    <w:uiPriority w:val="99"/>
    <w:rsid w:val="009B412F"/>
  </w:style>
  <w:style w:type="paragraph" w:styleId="BalloonText">
    <w:name w:val="Balloon Text"/>
    <w:basedOn w:val="Normal"/>
    <w:link w:val="BalloonTextChar"/>
    <w:uiPriority w:val="99"/>
    <w:semiHidden/>
    <w:unhideWhenUsed/>
    <w:rsid w:val="00B038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38F9"/>
    <w:rPr>
      <w:rFonts w:ascii="Lucida Grande" w:hAnsi="Lucida Grande" w:cs="Lucida Grande"/>
      <w:sz w:val="18"/>
      <w:szCs w:val="18"/>
    </w:rPr>
  </w:style>
  <w:style w:type="paragraph" w:styleId="Revision">
    <w:name w:val="Revision"/>
    <w:hidden/>
    <w:uiPriority w:val="99"/>
    <w:semiHidden/>
    <w:rsid w:val="00A36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75176">
      <w:bodyDiv w:val="1"/>
      <w:marLeft w:val="0"/>
      <w:marRight w:val="0"/>
      <w:marTop w:val="0"/>
      <w:marBottom w:val="0"/>
      <w:divBdr>
        <w:top w:val="none" w:sz="0" w:space="0" w:color="auto"/>
        <w:left w:val="none" w:sz="0" w:space="0" w:color="auto"/>
        <w:bottom w:val="none" w:sz="0" w:space="0" w:color="auto"/>
        <w:right w:val="none" w:sz="0" w:space="0" w:color="auto"/>
      </w:divBdr>
      <w:divsChild>
        <w:div w:id="1012298724">
          <w:marLeft w:val="0"/>
          <w:marRight w:val="0"/>
          <w:marTop w:val="0"/>
          <w:marBottom w:val="0"/>
          <w:divBdr>
            <w:top w:val="none" w:sz="0" w:space="0" w:color="auto"/>
            <w:left w:val="none" w:sz="0" w:space="0" w:color="auto"/>
            <w:bottom w:val="none" w:sz="0" w:space="0" w:color="auto"/>
            <w:right w:val="none" w:sz="0" w:space="0" w:color="auto"/>
          </w:divBdr>
          <w:divsChild>
            <w:div w:id="14872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5999">
      <w:bodyDiv w:val="1"/>
      <w:marLeft w:val="0"/>
      <w:marRight w:val="0"/>
      <w:marTop w:val="0"/>
      <w:marBottom w:val="0"/>
      <w:divBdr>
        <w:top w:val="none" w:sz="0" w:space="0" w:color="auto"/>
        <w:left w:val="none" w:sz="0" w:space="0" w:color="auto"/>
        <w:bottom w:val="none" w:sz="0" w:space="0" w:color="auto"/>
        <w:right w:val="none" w:sz="0" w:space="0" w:color="auto"/>
      </w:divBdr>
      <w:divsChild>
        <w:div w:id="1655570956">
          <w:marLeft w:val="0"/>
          <w:marRight w:val="0"/>
          <w:marTop w:val="0"/>
          <w:marBottom w:val="0"/>
          <w:divBdr>
            <w:top w:val="none" w:sz="0" w:space="0" w:color="auto"/>
            <w:left w:val="none" w:sz="0" w:space="0" w:color="auto"/>
            <w:bottom w:val="none" w:sz="0" w:space="0" w:color="auto"/>
            <w:right w:val="none" w:sz="0" w:space="0" w:color="auto"/>
          </w:divBdr>
          <w:divsChild>
            <w:div w:id="14808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8144">
      <w:bodyDiv w:val="1"/>
      <w:marLeft w:val="0"/>
      <w:marRight w:val="0"/>
      <w:marTop w:val="0"/>
      <w:marBottom w:val="0"/>
      <w:divBdr>
        <w:top w:val="none" w:sz="0" w:space="0" w:color="auto"/>
        <w:left w:val="none" w:sz="0" w:space="0" w:color="auto"/>
        <w:bottom w:val="none" w:sz="0" w:space="0" w:color="auto"/>
        <w:right w:val="none" w:sz="0" w:space="0" w:color="auto"/>
      </w:divBdr>
      <w:divsChild>
        <w:div w:id="2124381240">
          <w:marLeft w:val="0"/>
          <w:marRight w:val="0"/>
          <w:marTop w:val="0"/>
          <w:marBottom w:val="0"/>
          <w:divBdr>
            <w:top w:val="none" w:sz="0" w:space="0" w:color="auto"/>
            <w:left w:val="none" w:sz="0" w:space="0" w:color="auto"/>
            <w:bottom w:val="none" w:sz="0" w:space="0" w:color="auto"/>
            <w:right w:val="none" w:sz="0" w:space="0" w:color="auto"/>
          </w:divBdr>
          <w:divsChild>
            <w:div w:id="252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3036">
      <w:bodyDiv w:val="1"/>
      <w:marLeft w:val="0"/>
      <w:marRight w:val="0"/>
      <w:marTop w:val="0"/>
      <w:marBottom w:val="0"/>
      <w:divBdr>
        <w:top w:val="none" w:sz="0" w:space="0" w:color="auto"/>
        <w:left w:val="none" w:sz="0" w:space="0" w:color="auto"/>
        <w:bottom w:val="none" w:sz="0" w:space="0" w:color="auto"/>
        <w:right w:val="none" w:sz="0" w:space="0" w:color="auto"/>
      </w:divBdr>
      <w:divsChild>
        <w:div w:id="975064998">
          <w:marLeft w:val="0"/>
          <w:marRight w:val="0"/>
          <w:marTop w:val="0"/>
          <w:marBottom w:val="0"/>
          <w:divBdr>
            <w:top w:val="none" w:sz="0" w:space="0" w:color="auto"/>
            <w:left w:val="none" w:sz="0" w:space="0" w:color="auto"/>
            <w:bottom w:val="none" w:sz="0" w:space="0" w:color="auto"/>
            <w:right w:val="none" w:sz="0" w:space="0" w:color="auto"/>
          </w:divBdr>
          <w:divsChild>
            <w:div w:id="10404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1754">
      <w:bodyDiv w:val="1"/>
      <w:marLeft w:val="0"/>
      <w:marRight w:val="0"/>
      <w:marTop w:val="0"/>
      <w:marBottom w:val="0"/>
      <w:divBdr>
        <w:top w:val="none" w:sz="0" w:space="0" w:color="auto"/>
        <w:left w:val="none" w:sz="0" w:space="0" w:color="auto"/>
        <w:bottom w:val="none" w:sz="0" w:space="0" w:color="auto"/>
        <w:right w:val="none" w:sz="0" w:space="0" w:color="auto"/>
      </w:divBdr>
      <w:divsChild>
        <w:div w:id="1599211110">
          <w:marLeft w:val="0"/>
          <w:marRight w:val="0"/>
          <w:marTop w:val="0"/>
          <w:marBottom w:val="0"/>
          <w:divBdr>
            <w:top w:val="none" w:sz="0" w:space="0" w:color="auto"/>
            <w:left w:val="none" w:sz="0" w:space="0" w:color="auto"/>
            <w:bottom w:val="none" w:sz="0" w:space="0" w:color="auto"/>
            <w:right w:val="none" w:sz="0" w:space="0" w:color="auto"/>
          </w:divBdr>
          <w:divsChild>
            <w:div w:id="2074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microsoft.com/office/2011/relationships/people" Target="peop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518</Words>
  <Characters>2957</Characters>
  <Application>Microsoft Macintosh Word</Application>
  <DocSecurity>0</DocSecurity>
  <Lines>24</Lines>
  <Paragraphs>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Driver App – The request showing on the top of the map                          </vt:lpstr>
    </vt:vector>
  </TitlesOfParts>
  <Company>UW-LaCrosse</Company>
  <LinksUpToDate>false</LinksUpToDate>
  <CharactersWithSpaces>3469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gu</dc:creator>
  <cp:keywords/>
  <dc:description/>
  <cp:lastModifiedBy>yifan gu</cp:lastModifiedBy>
  <cp:revision>2</cp:revision>
  <dcterms:created xsi:type="dcterms:W3CDTF">2017-03-10T01:45:00Z</dcterms:created>
  <dcterms:modified xsi:type="dcterms:W3CDTF">2017-03-10T01:45:00Z</dcterms:modified>
</cp:coreProperties>
</file>